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9068.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962"/>
        <w:gridCol w:w="2106"/>
        <w:tblGridChange w:id="0">
          <w:tblGrid>
            <w:gridCol w:w="6962"/>
            <w:gridCol w:w="2106"/>
          </w:tblGrid>
        </w:tblGridChange>
      </w:tblGrid>
      <w:tr>
        <w:trPr>
          <w:cantSplit w:val="1"/>
          <w:trHeight w:val="380" w:hRule="atLeast"/>
          <w:tblHeader w:val="0"/>
        </w:trPr>
        <w:tc>
          <w:tcPr>
            <w:vMerge w:val="restart"/>
            <w:vAlign w:val="top"/>
          </w:tcPr>
          <w:p w:rsidR="00000000" w:rsidDel="00000000" w:rsidP="00000000" w:rsidRDefault="00000000" w:rsidRPr="00000000" w14:paraId="00000002">
            <w:pPr>
              <w:jc w:val="center"/>
              <w:rPr>
                <w:rFonts w:ascii="Arial" w:cs="Arial" w:eastAsia="Arial" w:hAnsi="Arial"/>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(1) GUÍA PARA PRESENTACIÓN DE PROPUESTAS PROYECTOS INTEGRADORES DE AULA – PIA</w:t>
            </w:r>
            <w:r w:rsidDel="00000000" w:rsidR="00000000" w:rsidRPr="00000000">
              <w:rPr>
                <w:rtl w:val="0"/>
              </w:rPr>
            </w:r>
          </w:p>
        </w:tc>
        <w:tc>
          <w:tcPr>
            <w:vAlign w:val="center"/>
          </w:tcPr>
          <w:p w:rsidR="00000000" w:rsidDel="00000000" w:rsidP="00000000" w:rsidRDefault="00000000" w:rsidRPr="00000000" w14:paraId="00000004">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Código: </w:t>
            </w:r>
            <w:r w:rsidDel="00000000" w:rsidR="00000000" w:rsidRPr="00000000">
              <w:rPr>
                <w:rFonts w:ascii="Arial" w:cs="Arial" w:eastAsia="Arial" w:hAnsi="Arial"/>
                <w:b w:val="1"/>
                <w:bCs w:val="1"/>
                <w:color w:val="000000"/>
                <w:sz w:val="20"/>
                <w:szCs w:val="20"/>
                <w:vertAlign w:val="baseline"/>
                <w:rtl w:val="0"/>
              </w:rPr>
              <w:t xml:space="preserve">GDO-FR-</w:t>
            </w:r>
            <w:r w:rsidDel="00000000" w:rsidR="00000000" w:rsidRPr="00000000">
              <w:rPr>
                <w:rtl w:val="0"/>
              </w:rPr>
            </w:r>
          </w:p>
        </w:tc>
      </w:tr>
      <w:tr>
        <w:trPr>
          <w:cantSplit w:val="1"/>
          <w:trHeight w:val="380" w:hRule="atLeast"/>
          <w:tblHeader w:val="0"/>
        </w:trPr>
        <w:tc>
          <w:tcPr>
            <w:vMerge w:val="continue"/>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06">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Versión: </w:t>
            </w:r>
            <w:r w:rsidDel="00000000" w:rsidR="00000000" w:rsidRPr="00000000">
              <w:rPr>
                <w:rFonts w:ascii="Arial" w:cs="Arial" w:eastAsia="Arial" w:hAnsi="Arial"/>
                <w:b w:val="1"/>
                <w:bCs w:val="1"/>
                <w:color w:val="000000"/>
                <w:sz w:val="20"/>
                <w:szCs w:val="20"/>
                <w:vertAlign w:val="baseline"/>
                <w:rtl w:val="0"/>
              </w:rPr>
              <w:t xml:space="preserve">001</w:t>
            </w:r>
            <w:r w:rsidDel="00000000" w:rsidR="00000000" w:rsidRPr="00000000">
              <w:rPr>
                <w:rtl w:val="0"/>
              </w:rPr>
            </w:r>
          </w:p>
        </w:tc>
      </w:tr>
      <w:tr>
        <w:trPr>
          <w:cantSplit w:val="1"/>
          <w:trHeight w:val="380" w:hRule="atLeast"/>
          <w:tblHeader w:val="0"/>
        </w:trPr>
        <w:tc>
          <w:tcPr>
            <w:vMerge w:val="continue"/>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08">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Página: </w:t>
            </w:r>
            <w:r w:rsidDel="00000000" w:rsidR="00000000" w:rsidRPr="00000000">
              <w:rPr>
                <w:rFonts w:ascii="Arial" w:cs="Arial" w:eastAsia="Arial" w:hAnsi="Arial"/>
                <w:b w:val="1"/>
                <w:bCs w:val="1"/>
                <w:color w:val="000000"/>
                <w:sz w:val="20"/>
                <w:szCs w:val="20"/>
                <w:vertAlign w:val="baseline"/>
                <w:rtl w:val="0"/>
              </w:rPr>
              <w:t xml:space="preserve">2</w:t>
            </w:r>
            <w:r w:rsidDel="00000000" w:rsidR="00000000" w:rsidRPr="00000000">
              <w:rPr>
                <w:rFonts w:ascii="Arial" w:cs="Arial" w:eastAsia="Arial" w:hAnsi="Arial"/>
                <w:color w:val="000000"/>
                <w:sz w:val="20"/>
                <w:szCs w:val="20"/>
                <w:vertAlign w:val="baseline"/>
                <w:rtl w:val="0"/>
              </w:rPr>
              <w:t xml:space="preserve"> de </w:t>
            </w:r>
            <w:r w:rsidDel="00000000" w:rsidR="00000000" w:rsidRPr="00000000">
              <w:rPr>
                <w:rFonts w:ascii="Arial" w:cs="Arial" w:eastAsia="Arial" w:hAnsi="Arial"/>
                <w:b w:val="1"/>
                <w:bCs w:val="1"/>
                <w:color w:val="000000"/>
                <w:sz w:val="20"/>
                <w:szCs w:val="20"/>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09">
      <w:pPr>
        <w:tabs>
          <w:tab w:val="right" w:leader="none" w:pos="8838"/>
        </w:tabs>
        <w:spacing w:after="160" w:before="0" w:line="276" w:lineRule="auto"/>
        <w:ind w:left="0" w:firstLine="0"/>
        <w:rPr/>
      </w:pPr>
      <w:r w:rsidDel="00000000" w:rsidR="00000000" w:rsidRPr="00000000">
        <w:rPr>
          <w:rtl w:val="0"/>
        </w:rPr>
      </w:r>
    </w:p>
    <w:p w:rsidR="00000000" w:rsidDel="00000000" w:rsidP="00000000" w:rsidRDefault="00000000" w:rsidRPr="00000000" w14:paraId="0000000A">
      <w:pPr>
        <w:tabs>
          <w:tab w:val="right" w:leader="none" w:pos="8838"/>
        </w:tabs>
        <w:spacing w:after="160" w:before="0" w:line="276" w:lineRule="auto"/>
        <w:ind w:left="0" w:firstLine="0"/>
        <w:rPr>
          <w:rFonts w:ascii="Arial" w:cs="Arial" w:eastAsia="Arial" w:hAnsi="Arial"/>
          <w:sz w:val="22"/>
          <w:szCs w:val="22"/>
        </w:rPr>
      </w:pPr>
      <w:r w:rsidDel="00000000" w:rsidR="00000000" w:rsidRPr="00000000">
        <w:rPr>
          <w:rtl w:val="0"/>
        </w:rPr>
      </w:r>
    </w:p>
    <w:tbl>
      <w:tblPr>
        <w:tblStyle w:val="Table2"/>
        <w:tblpPr w:leftFromText="180" w:rightFromText="180" w:topFromText="180" w:bottomFromText="180" w:vertAnchor="text" w:horzAnchor="text" w:tblpX="39.00000000000034" w:tblpY="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1950"/>
        <w:gridCol w:w="2925"/>
        <w:gridCol w:w="1590"/>
        <w:tblGridChange w:id="0">
          <w:tblGrid>
            <w:gridCol w:w="2370"/>
            <w:gridCol w:w="1950"/>
            <w:gridCol w:w="2925"/>
            <w:gridCol w:w="1590"/>
          </w:tblGrid>
        </w:tblGridChange>
      </w:tblGrid>
      <w:tr>
        <w:trPr>
          <w:cantSplit w:val="0"/>
          <w:tblHeader w:val="0"/>
        </w:trPr>
        <w:tc>
          <w:tcPr>
            <w:vAlign w:val="center"/>
          </w:tcPr>
          <w:p w:rsidR="00000000" w:rsidDel="00000000" w:rsidP="00000000" w:rsidRDefault="00000000" w:rsidRPr="00000000" w14:paraId="0000000B">
            <w:pPr>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Programa de formación</w:t>
            </w:r>
            <w:r w:rsidDel="00000000" w:rsidR="00000000" w:rsidRPr="00000000">
              <w:rPr>
                <w:rtl w:val="0"/>
              </w:rPr>
            </w:r>
          </w:p>
        </w:tc>
        <w:tc>
          <w:tcPr>
            <w:vAlign w:val="center"/>
          </w:tcPr>
          <w:p w:rsidR="00000000" w:rsidDel="00000000" w:rsidP="00000000" w:rsidRDefault="00000000" w:rsidRPr="00000000" w14:paraId="0000000C">
            <w:pPr>
              <w:spacing w:line="276" w:lineRule="auto"/>
              <w:jc w:val="center"/>
              <w:rPr>
                <w:rFonts w:ascii="Arial" w:cs="Arial" w:eastAsia="Arial" w:hAnsi="Arial"/>
                <w:b w:val="1"/>
                <w:bCs w:val="1"/>
                <w:sz w:val="24"/>
                <w:szCs w:val="24"/>
              </w:rPr>
            </w:pPr>
            <w:r w:rsidDel="00000000" w:rsidR="00000000" w:rsidRPr="00000000">
              <w:rPr>
                <w:rtl w:val="0"/>
              </w:rPr>
            </w:r>
          </w:p>
        </w:tc>
        <w:tc>
          <w:tcPr>
            <w:gridSpan w:val="2"/>
            <w:vAlign w:val="center"/>
          </w:tcPr>
          <w:p w:rsidR="00000000" w:rsidDel="00000000" w:rsidP="00000000" w:rsidRDefault="00000000" w:rsidRPr="00000000" w14:paraId="0000000D">
            <w:pPr>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TÉCNICO LABORAL EN DESARROLLO DE SOFTWARE</w:t>
            </w:r>
          </w:p>
        </w:tc>
      </w:tr>
      <w:sdt>
        <w:sdtPr>
          <w:id w:val="96924193"/>
          <w:tag w:val="goog_rdk_1"/>
        </w:sdtPr>
        <w:sdtContent>
          <w:tr>
            <w:trPr>
              <w:cantSplit w:val="0"/>
              <w:tblHeader w:val="0"/>
              <w:ins w:author="Juan Pablo" w:id="0" w:date="2026-04-08T19:00:54Z"/>
            </w:trPr>
            <w:tc>
              <w:tcPr>
                <w:vAlign w:val="center"/>
              </w:tcPr>
              <w:sdt>
                <w:sdtPr>
                  <w:id w:val="-864559849"/>
                  <w:tag w:val="goog_rdk_3"/>
                </w:sdtPr>
                <w:sdtContent>
                  <w:p w:rsidR="00000000" w:rsidDel="00000000" w:rsidP="00000000" w:rsidRDefault="00000000" w:rsidRPr="00000000" w14:paraId="0000000F">
                    <w:pPr>
                      <w:spacing w:line="276" w:lineRule="auto"/>
                      <w:jc w:val="center"/>
                      <w:rPr>
                        <w:ins w:author="Juan Pablo" w:id="0" w:date="2026-04-08T19:00:54Z"/>
                        <w:rFonts w:ascii="Arial" w:cs="Arial" w:eastAsia="Arial" w:hAnsi="Arial"/>
                        <w:sz w:val="24"/>
                        <w:szCs w:val="24"/>
                      </w:rPr>
                    </w:pPr>
                    <w:sdt>
                      <w:sdtPr>
                        <w:id w:val="1470796874"/>
                        <w:tag w:val="goog_rdk_2"/>
                      </w:sdtPr>
                      <w:sdtContent>
                        <w:ins w:author="Juan Pablo" w:id="0" w:date="2026-04-08T19:00:54Z">
                          <w:r w:rsidDel="00000000" w:rsidR="00000000" w:rsidRPr="00000000">
                            <w:rPr>
                              <w:rtl w:val="0"/>
                            </w:rPr>
                          </w:r>
                        </w:ins>
                      </w:sdtContent>
                    </w:sdt>
                  </w:p>
                </w:sdtContent>
              </w:sdt>
            </w:tc>
            <w:tc>
              <w:tcPr>
                <w:vAlign w:val="center"/>
              </w:tcPr>
              <w:sdt>
                <w:sdtPr>
                  <w:id w:val="137233236"/>
                  <w:tag w:val="goog_rdk_5"/>
                </w:sdtPr>
                <w:sdtContent>
                  <w:p w:rsidR="00000000" w:rsidDel="00000000" w:rsidP="00000000" w:rsidRDefault="00000000" w:rsidRPr="00000000" w14:paraId="00000010">
                    <w:pPr>
                      <w:spacing w:line="276" w:lineRule="auto"/>
                      <w:jc w:val="left"/>
                      <w:rPr>
                        <w:ins w:author="Juan Pablo" w:id="0" w:date="2026-04-08T19:00:54Z"/>
                        <w:rFonts w:ascii="Arial" w:cs="Arial" w:eastAsia="Arial" w:hAnsi="Arial"/>
                        <w:sz w:val="24"/>
                        <w:szCs w:val="24"/>
                      </w:rPr>
                    </w:pPr>
                    <w:sdt>
                      <w:sdtPr>
                        <w:id w:val="-771381172"/>
                        <w:tag w:val="goog_rdk_4"/>
                      </w:sdtPr>
                      <w:sdtContent>
                        <w:ins w:author="Juan Pablo" w:id="0" w:date="2026-04-08T19:00:54Z">
                          <w:r w:rsidDel="00000000" w:rsidR="00000000" w:rsidRPr="00000000">
                            <w:rPr>
                              <w:rtl w:val="0"/>
                            </w:rPr>
                          </w:r>
                        </w:ins>
                      </w:sdtContent>
                    </w:sdt>
                  </w:p>
                </w:sdtContent>
              </w:sdt>
            </w:tc>
            <w:tc>
              <w:tcPr>
                <w:gridSpan w:val="2"/>
                <w:vAlign w:val="center"/>
              </w:tcPr>
              <w:sdt>
                <w:sdtPr>
                  <w:id w:val="33592513"/>
                  <w:tag w:val="goog_rdk_7"/>
                </w:sdtPr>
                <w:sdtContent>
                  <w:p w:rsidR="00000000" w:rsidDel="00000000" w:rsidP="00000000" w:rsidRDefault="00000000" w:rsidRPr="00000000" w14:paraId="00000011">
                    <w:pPr>
                      <w:spacing w:line="276" w:lineRule="auto"/>
                      <w:jc w:val="center"/>
                      <w:rPr>
                        <w:ins w:author="Juan Pablo" w:id="0" w:date="2026-04-08T19:00:54Z"/>
                        <w:rFonts w:ascii="Arial" w:cs="Arial" w:eastAsia="Arial" w:hAnsi="Arial"/>
                        <w:sz w:val="24"/>
                        <w:szCs w:val="24"/>
                      </w:rPr>
                    </w:pPr>
                    <w:sdt>
                      <w:sdtPr>
                        <w:id w:val="1264187426"/>
                        <w:tag w:val="goog_rdk_6"/>
                      </w:sdtPr>
                      <w:sdtContent>
                        <w:ins w:author="Juan Pablo" w:id="0" w:date="2026-04-08T19:00:54Z">
                          <w:r w:rsidDel="00000000" w:rsidR="00000000" w:rsidRPr="00000000">
                            <w:rPr>
                              <w:rtl w:val="0"/>
                            </w:rPr>
                          </w:r>
                        </w:ins>
                      </w:sdtContent>
                    </w:sdt>
                  </w:p>
                </w:sdtContent>
              </w:sdt>
            </w:tc>
          </w:tr>
        </w:sdtContent>
      </w:sdt>
      <w:tr>
        <w:trPr>
          <w:cantSplit w:val="0"/>
          <w:tblHeader w:val="0"/>
        </w:trPr>
        <w:tc>
          <w:tcPr>
            <w:vAlign w:val="center"/>
          </w:tcPr>
          <w:p w:rsidR="00000000" w:rsidDel="00000000" w:rsidP="00000000" w:rsidRDefault="00000000" w:rsidRPr="00000000" w14:paraId="00000013">
            <w:pPr>
              <w:spacing w:line="276" w:lineRule="auto"/>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14">
            <w:pPr>
              <w:spacing w:line="276" w:lineRule="auto"/>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0015">
            <w:pPr>
              <w:spacing w:line="276" w:lineRule="auto"/>
              <w:jc w:val="cente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proyecto</w:t>
            </w:r>
            <w:r w:rsidDel="00000000" w:rsidR="00000000" w:rsidRPr="00000000">
              <w:rPr>
                <w:rtl w:val="0"/>
              </w:rPr>
            </w:r>
          </w:p>
        </w:tc>
        <w:tc>
          <w:tcPr>
            <w:vAlign w:val="center"/>
          </w:tcPr>
          <w:p w:rsidR="00000000" w:rsidDel="00000000" w:rsidP="00000000" w:rsidRDefault="00000000" w:rsidRPr="00000000" w14:paraId="00000018">
            <w:pPr>
              <w:spacing w:line="276" w:lineRule="auto"/>
              <w:jc w:val="center"/>
              <w:rPr>
                <w:rFonts w:ascii="Arial" w:cs="Arial" w:eastAsia="Arial" w:hAnsi="Arial"/>
                <w:b w:val="1"/>
                <w:bCs w:val="1"/>
                <w:sz w:val="24"/>
                <w:szCs w:val="24"/>
              </w:rPr>
            </w:pPr>
            <w:r w:rsidDel="00000000" w:rsidR="00000000" w:rsidRPr="00000000">
              <w:rPr>
                <w:rtl w:val="0"/>
              </w:rPr>
            </w:r>
          </w:p>
        </w:tc>
        <w:tc>
          <w:tcPr>
            <w:gridSpan w:val="2"/>
            <w:vAlign w:val="center"/>
          </w:tcPr>
          <w:p w:rsidR="00000000" w:rsidDel="00000000" w:rsidP="00000000" w:rsidRDefault="00000000" w:rsidRPr="00000000" w14:paraId="00000019">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CHECK CLASS</w:t>
            </w:r>
          </w:p>
        </w:tc>
      </w:tr>
      <w:tr>
        <w:trPr>
          <w:cantSplit w:val="0"/>
          <w:tblHeader w:val="0"/>
        </w:trPr>
        <w:tc>
          <w:tcPr>
            <w:vAlign w:val="center"/>
          </w:tcPr>
          <w:p w:rsidR="00000000" w:rsidDel="00000000" w:rsidP="00000000" w:rsidRDefault="00000000" w:rsidRPr="00000000" w14:paraId="0000001B">
            <w:pPr>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Docente IUPB</w:t>
            </w:r>
            <w:r w:rsidDel="00000000" w:rsidR="00000000" w:rsidRPr="00000000">
              <w:rPr>
                <w:rtl w:val="0"/>
              </w:rPr>
            </w:r>
          </w:p>
        </w:tc>
        <w:tc>
          <w:tcPr>
            <w:vAlign w:val="center"/>
          </w:tcPr>
          <w:p w:rsidR="00000000" w:rsidDel="00000000" w:rsidP="00000000" w:rsidRDefault="00000000" w:rsidRPr="00000000" w14:paraId="0000001C">
            <w:pPr>
              <w:spacing w:line="276" w:lineRule="auto"/>
              <w:jc w:val="center"/>
              <w:rPr>
                <w:rFonts w:ascii="Arial" w:cs="Arial" w:eastAsia="Arial" w:hAnsi="Arial"/>
                <w:b w:val="1"/>
                <w:bCs w:val="1"/>
                <w:sz w:val="24"/>
                <w:szCs w:val="24"/>
              </w:rPr>
            </w:pPr>
            <w:r w:rsidDel="00000000" w:rsidR="00000000" w:rsidRPr="00000000">
              <w:rPr>
                <w:rtl w:val="0"/>
              </w:rPr>
            </w:r>
          </w:p>
        </w:tc>
        <w:tc>
          <w:tcPr>
            <w:gridSpan w:val="2"/>
            <w:vAlign w:val="center"/>
          </w:tcPr>
          <w:p w:rsidR="00000000" w:rsidDel="00000000" w:rsidP="00000000" w:rsidRDefault="00000000" w:rsidRPr="00000000" w14:paraId="0000001D">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Jovany Velez</w:t>
            </w:r>
          </w:p>
        </w:tc>
      </w:tr>
      <w:tr>
        <w:trPr>
          <w:cantSplit w:val="0"/>
          <w:trHeight w:val="150" w:hRule="atLeast"/>
          <w:tblHeader w:val="0"/>
        </w:trPr>
        <w:tc>
          <w:tcPr>
            <w:vAlign w:val="center"/>
          </w:tcPr>
          <w:p w:rsidR="00000000" w:rsidDel="00000000" w:rsidP="00000000" w:rsidRDefault="00000000" w:rsidRPr="00000000" w14:paraId="0000001F">
            <w:pPr>
              <w:spacing w:line="276" w:lineRule="auto"/>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20">
            <w:pPr>
              <w:spacing w:line="276" w:lineRule="auto"/>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0021">
            <w:pPr>
              <w:spacing w:line="276" w:lineRule="auto"/>
              <w:rPr>
                <w:rFonts w:ascii="Arial" w:cs="Arial" w:eastAsia="Arial" w:hAnsi="Arial"/>
                <w:sz w:val="24"/>
                <w:szCs w:val="24"/>
              </w:rPr>
            </w:pPr>
            <w:r w:rsidDel="00000000" w:rsidR="00000000" w:rsidRPr="00000000">
              <w:rPr>
                <w:rtl w:val="0"/>
              </w:rPr>
            </w:r>
          </w:p>
        </w:tc>
      </w:tr>
      <w:tr>
        <w:trPr>
          <w:cantSplit w:val="0"/>
          <w:trHeight w:val="150" w:hRule="atLeast"/>
          <w:tblHeader w:val="0"/>
        </w:trPr>
        <w:tc>
          <w:tcPr>
            <w:vAlign w:val="center"/>
          </w:tcPr>
          <w:p w:rsidR="00000000" w:rsidDel="00000000" w:rsidP="00000000" w:rsidRDefault="00000000" w:rsidRPr="00000000" w14:paraId="00000023">
            <w:pPr>
              <w:spacing w:line="276" w:lineRule="auto"/>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24">
            <w:pPr>
              <w:spacing w:line="276" w:lineRule="auto"/>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0025">
            <w:pPr>
              <w:spacing w:line="276" w:lineRule="auto"/>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Tipo de proyecto</w:t>
            </w:r>
            <w:r w:rsidDel="00000000" w:rsidR="00000000" w:rsidRPr="00000000">
              <w:rPr>
                <w:rtl w:val="0"/>
              </w:rPr>
            </w:r>
          </w:p>
        </w:tc>
        <w:tc>
          <w:tcPr>
            <w:vAlign w:val="center"/>
          </w:tcPr>
          <w:p w:rsidR="00000000" w:rsidDel="00000000" w:rsidP="00000000" w:rsidRDefault="00000000" w:rsidRPr="00000000" w14:paraId="00000028">
            <w:pPr>
              <w:spacing w:line="276" w:lineRule="auto"/>
              <w:jc w:val="center"/>
              <w:rPr>
                <w:rFonts w:ascii="Arial" w:cs="Arial" w:eastAsia="Arial" w:hAnsi="Arial"/>
                <w:b w:val="1"/>
                <w:bCs w:val="1"/>
                <w:sz w:val="24"/>
                <w:szCs w:val="24"/>
              </w:rPr>
            </w:pPr>
            <w:r w:rsidDel="00000000" w:rsidR="00000000" w:rsidRPr="00000000">
              <w:rPr>
                <w:rtl w:val="0"/>
              </w:rPr>
            </w:r>
          </w:p>
        </w:tc>
        <w:tc>
          <w:tcPr>
            <w:gridSpan w:val="2"/>
            <w:vAlign w:val="center"/>
          </w:tcPr>
          <w:p w:rsidR="00000000" w:rsidDel="00000000" w:rsidP="00000000" w:rsidRDefault="00000000" w:rsidRPr="00000000" w14:paraId="00000029">
            <w:pPr>
              <w:spacing w:line="276"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Sitio web estático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Palabras clave </w:t>
            </w:r>
            <w:r w:rsidDel="00000000" w:rsidR="00000000" w:rsidRPr="00000000">
              <w:rPr>
                <w:rtl w:val="0"/>
              </w:rPr>
            </w:r>
          </w:p>
        </w:tc>
        <w:tc>
          <w:tcPr>
            <w:vAlign w:val="center"/>
          </w:tcPr>
          <w:p w:rsidR="00000000" w:rsidDel="00000000" w:rsidP="00000000" w:rsidRDefault="00000000" w:rsidRPr="00000000" w14:paraId="0000002C">
            <w:pPr>
              <w:spacing w:line="276" w:lineRule="auto"/>
              <w:jc w:val="center"/>
              <w:rPr>
                <w:rFonts w:ascii="Arial" w:cs="Arial" w:eastAsia="Arial" w:hAnsi="Arial"/>
                <w:b w:val="1"/>
                <w:bCs w:val="1"/>
                <w:sz w:val="24"/>
                <w:szCs w:val="24"/>
              </w:rPr>
            </w:pPr>
            <w:r w:rsidDel="00000000" w:rsidR="00000000" w:rsidRPr="00000000">
              <w:rPr>
                <w:rtl w:val="0"/>
              </w:rPr>
            </w:r>
          </w:p>
        </w:tc>
        <w:tc>
          <w:tcPr>
            <w:gridSpan w:val="2"/>
            <w:vAlign w:val="center"/>
          </w:tcPr>
          <w:p w:rsidR="00000000" w:rsidDel="00000000" w:rsidP="00000000" w:rsidRDefault="00000000" w:rsidRPr="00000000" w14:paraId="0000002D">
            <w:pPr>
              <w:spacing w:line="276"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excusas,faltas,informacion,educacion y organizacion</w:t>
            </w:r>
            <w:r w:rsidDel="00000000" w:rsidR="00000000" w:rsidRPr="00000000">
              <w:rPr>
                <w:rtl w:val="0"/>
              </w:rPr>
            </w:r>
          </w:p>
        </w:tc>
      </w:tr>
      <w:tr>
        <w:trPr>
          <w:cantSplit w:val="1"/>
          <w:trHeight w:val="345" w:hRule="atLeast"/>
          <w:tblHeader w:val="0"/>
        </w:trPr>
        <w:tc>
          <w:tcPr>
            <w:vMerge w:val="restart"/>
            <w:vAlign w:val="center"/>
          </w:tcPr>
          <w:p w:rsidR="00000000" w:rsidDel="00000000" w:rsidP="00000000" w:rsidRDefault="00000000" w:rsidRPr="00000000" w14:paraId="0000002F">
            <w:pPr>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completo y número de identificación de los estudiantes</w:t>
            </w:r>
            <w:r w:rsidDel="00000000" w:rsidR="00000000" w:rsidRPr="00000000">
              <w:rPr>
                <w:rtl w:val="0"/>
              </w:rPr>
            </w:r>
          </w:p>
        </w:tc>
        <w:tc>
          <w:tcPr>
            <w:vMerge w:val="restart"/>
            <w:vAlign w:val="center"/>
          </w:tcPr>
          <w:p w:rsidR="00000000" w:rsidDel="00000000" w:rsidP="00000000" w:rsidRDefault="00000000" w:rsidRPr="00000000" w14:paraId="00000030">
            <w:pPr>
              <w:spacing w:line="276" w:lineRule="auto"/>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0031">
            <w:pPr>
              <w:spacing w:line="276"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Felipe Martinez Guevara</w:t>
            </w:r>
            <w:r w:rsidDel="00000000" w:rsidR="00000000" w:rsidRPr="00000000">
              <w:rPr>
                <w:rtl w:val="0"/>
              </w:rPr>
            </w:r>
          </w:p>
        </w:tc>
        <w:tc>
          <w:tcPr>
            <w:vAlign w:val="center"/>
          </w:tcPr>
          <w:p w:rsidR="00000000" w:rsidDel="00000000" w:rsidP="00000000" w:rsidRDefault="00000000" w:rsidRPr="00000000" w14:paraId="00000032">
            <w:pPr>
              <w:spacing w:line="276"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1033189191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5">
            <w:pPr>
              <w:spacing w:line="276"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Juan Pablo Ospina Sibaja</w:t>
            </w:r>
            <w:r w:rsidDel="00000000" w:rsidR="00000000" w:rsidRPr="00000000">
              <w:rPr>
                <w:rtl w:val="0"/>
              </w:rPr>
            </w:r>
          </w:p>
        </w:tc>
        <w:tc>
          <w:tcPr>
            <w:vAlign w:val="center"/>
          </w:tcPr>
          <w:p w:rsidR="00000000" w:rsidDel="00000000" w:rsidP="00000000" w:rsidRDefault="00000000" w:rsidRPr="00000000" w14:paraId="00000036">
            <w:pPr>
              <w:spacing w:line="276"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1038810108</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David Montoya Vanegas</w:t>
            </w:r>
          </w:p>
        </w:tc>
        <w:tc>
          <w:tcPr>
            <w:vAlign w:val="center"/>
          </w:tcPr>
          <w:p w:rsidR="00000000" w:rsidDel="00000000" w:rsidP="00000000" w:rsidRDefault="00000000" w:rsidRPr="00000000" w14:paraId="0000003A">
            <w:pPr>
              <w:spacing w:line="276"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1015191361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Nataly Mejia Gonzalez</w:t>
            </w:r>
          </w:p>
        </w:tc>
        <w:tc>
          <w:tcPr>
            <w:vAlign w:val="center"/>
          </w:tcPr>
          <w:p w:rsidR="00000000" w:rsidDel="00000000" w:rsidP="00000000" w:rsidRDefault="00000000" w:rsidRPr="00000000" w14:paraId="0000003E">
            <w:pPr>
              <w:spacing w:line="276"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1131224300</w:t>
            </w:r>
            <w:r w:rsidDel="00000000" w:rsidR="00000000" w:rsidRPr="00000000">
              <w:rPr>
                <w:rtl w:val="0"/>
              </w:rPr>
            </w:r>
          </w:p>
        </w:tc>
      </w:tr>
      <w:tr>
        <w:trPr>
          <w:cantSplit w:val="1"/>
          <w:trHeight w:val="379.7460937500001" w:hRule="atLeast"/>
          <w:tblHeader w:val="0"/>
        </w:trPr>
        <w:tc>
          <w:tcPr>
            <w:vMerge w:val="continue"/>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41">
            <w:pPr>
              <w:spacing w:line="276"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Juan Manuel Giraldo Montoya</w:t>
            </w:r>
          </w:p>
        </w:tc>
        <w:tc>
          <w:tcPr>
            <w:vAlign w:val="center"/>
          </w:tcPr>
          <w:p w:rsidR="00000000" w:rsidDel="00000000" w:rsidP="00000000" w:rsidRDefault="00000000" w:rsidRPr="00000000" w14:paraId="0000004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1020119412</w:t>
            </w:r>
          </w:p>
        </w:tc>
      </w:tr>
      <w:tr>
        <w:trPr>
          <w:cantSplit w:val="1"/>
          <w:tblHeader w:val="0"/>
        </w:trPr>
        <w:tc>
          <w:tcPr>
            <w:vMerge w:val="restart"/>
            <w:vAlign w:val="center"/>
          </w:tcPr>
          <w:p w:rsidR="00000000" w:rsidDel="00000000" w:rsidP="00000000" w:rsidRDefault="00000000" w:rsidRPr="00000000" w14:paraId="00000043">
            <w:pPr>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Competencias o Unidades de Aprendizaje que considera tienen que ver con el desarrollo del proyecto.</w:t>
            </w:r>
            <w:r w:rsidDel="00000000" w:rsidR="00000000" w:rsidRPr="00000000">
              <w:rPr>
                <w:rtl w:val="0"/>
              </w:rPr>
            </w:r>
          </w:p>
          <w:p w:rsidR="00000000" w:rsidDel="00000000" w:rsidP="00000000" w:rsidRDefault="00000000" w:rsidRPr="00000000" w14:paraId="00000044">
            <w:pPr>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Según el programa de formación</w:t>
            </w:r>
            <w:r w:rsidDel="00000000" w:rsidR="00000000" w:rsidRPr="00000000">
              <w:rPr>
                <w:rtl w:val="0"/>
              </w:rPr>
            </w:r>
          </w:p>
        </w:tc>
        <w:tc>
          <w:tcPr>
            <w:vMerge w:val="restart"/>
            <w:vAlign w:val="center"/>
          </w:tcPr>
          <w:p w:rsidR="00000000" w:rsidDel="00000000" w:rsidP="00000000" w:rsidRDefault="00000000" w:rsidRPr="00000000" w14:paraId="00000045">
            <w:pPr>
              <w:spacing w:line="276" w:lineRule="auto"/>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0046">
            <w:pPr>
              <w:spacing w:line="276"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 la Competencia o Unidad de Aprendizaje</w:t>
            </w:r>
            <w:r w:rsidDel="00000000" w:rsidR="00000000" w:rsidRPr="00000000">
              <w:rPr>
                <w:rtl w:val="0"/>
              </w:rPr>
            </w:r>
          </w:p>
        </w:tc>
        <w:tc>
          <w:tcPr>
            <w:vAlign w:val="center"/>
          </w:tcPr>
          <w:p w:rsidR="00000000" w:rsidDel="00000000" w:rsidP="00000000" w:rsidRDefault="00000000" w:rsidRPr="00000000" w14:paraId="00000047">
            <w:pPr>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Firma de aprobación del docente</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4A">
            <w:pPr>
              <w:jc w:val="center"/>
              <w:rPr>
                <w:rFonts w:ascii="Arial" w:cs="Arial" w:eastAsia="Arial" w:hAnsi="Arial"/>
                <w:i w:val="1"/>
                <w:iCs w:val="1"/>
                <w:color w:val="7f7f7f"/>
                <w:sz w:val="24"/>
                <w:szCs w:val="24"/>
              </w:rPr>
            </w:pPr>
            <w:r w:rsidDel="00000000" w:rsidR="00000000" w:rsidRPr="00000000">
              <w:rPr>
                <w:rtl w:val="0"/>
              </w:rPr>
            </w:r>
          </w:p>
          <w:p w:rsidR="00000000" w:rsidDel="00000000" w:rsidP="00000000" w:rsidRDefault="00000000" w:rsidRPr="00000000" w14:paraId="0000004B">
            <w:pPr>
              <w:spacing w:line="276" w:lineRule="auto"/>
              <w:jc w:val="center"/>
              <w:rPr>
                <w:rFonts w:ascii="Arial" w:cs="Arial" w:eastAsia="Arial" w:hAnsi="Arial"/>
                <w:i w:val="1"/>
                <w:iCs w:val="1"/>
                <w:color w:val="7f7f7f"/>
                <w:sz w:val="24"/>
                <w:szCs w:val="24"/>
              </w:rPr>
            </w:pPr>
            <w:r w:rsidDel="00000000" w:rsidR="00000000" w:rsidRPr="00000000">
              <w:rPr>
                <w:rFonts w:ascii="Arial" w:cs="Arial" w:eastAsia="Arial" w:hAnsi="Arial"/>
                <w:i w:val="1"/>
                <w:iCs w:val="1"/>
                <w:color w:val="7f7f7f"/>
                <w:sz w:val="24"/>
                <w:szCs w:val="24"/>
                <w:rtl w:val="0"/>
              </w:rPr>
              <w:t xml:space="preserve">Teoría de Algoritmos</w:t>
            </w:r>
          </w:p>
        </w:tc>
        <w:tc>
          <w:tcPr>
            <w:vAlign w:val="center"/>
          </w:tcPr>
          <w:p w:rsidR="00000000" w:rsidDel="00000000" w:rsidP="00000000" w:rsidRDefault="00000000" w:rsidRPr="00000000" w14:paraId="0000004C">
            <w:pPr>
              <w:spacing w:line="276" w:lineRule="auto"/>
              <w:jc w:val="center"/>
              <w:rPr>
                <w:rFonts w:ascii="Arial" w:cs="Arial" w:eastAsia="Arial" w:hAnsi="Arial"/>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F">
            <w:pPr>
              <w:spacing w:line="276" w:lineRule="auto"/>
              <w:jc w:val="center"/>
              <w:rPr>
                <w:sz w:val="24"/>
                <w:szCs w:val="24"/>
              </w:rPr>
            </w:pPr>
            <w:r w:rsidDel="00000000" w:rsidR="00000000" w:rsidRPr="00000000">
              <w:rPr>
                <w:rFonts w:ascii="Arial" w:cs="Arial" w:eastAsia="Arial" w:hAnsi="Arial"/>
                <w:i w:val="1"/>
                <w:iCs w:val="1"/>
                <w:color w:val="7f7f7f"/>
                <w:sz w:val="24"/>
                <w:szCs w:val="24"/>
                <w:rtl w:val="0"/>
              </w:rPr>
              <w:t xml:space="preserve">Html</w:t>
            </w:r>
            <w:r w:rsidDel="00000000" w:rsidR="00000000" w:rsidRPr="00000000">
              <w:rPr>
                <w:rtl w:val="0"/>
              </w:rPr>
            </w:r>
          </w:p>
        </w:tc>
        <w:tc>
          <w:tcPr>
            <w:vAlign w:val="center"/>
          </w:tcPr>
          <w:p w:rsidR="00000000" w:rsidDel="00000000" w:rsidP="00000000" w:rsidRDefault="00000000" w:rsidRPr="00000000" w14:paraId="00000050">
            <w:pPr>
              <w:spacing w:line="276" w:lineRule="auto"/>
              <w:jc w:val="center"/>
              <w:rPr>
                <w:rFonts w:ascii="Arial" w:cs="Arial" w:eastAsia="Arial" w:hAnsi="Arial"/>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53">
            <w:pPr>
              <w:spacing w:line="276" w:lineRule="auto"/>
              <w:jc w:val="center"/>
              <w:rPr>
                <w:rFonts w:ascii="Arial" w:cs="Arial" w:eastAsia="Arial" w:hAnsi="Arial"/>
                <w:i w:val="1"/>
                <w:iCs w:val="1"/>
                <w:color w:val="7f7f7f"/>
                <w:sz w:val="24"/>
                <w:szCs w:val="24"/>
              </w:rPr>
            </w:pPr>
            <w:r w:rsidDel="00000000" w:rsidR="00000000" w:rsidRPr="00000000">
              <w:rPr>
                <w:rFonts w:ascii="Arial" w:cs="Arial" w:eastAsia="Arial" w:hAnsi="Arial"/>
                <w:i w:val="1"/>
                <w:iCs w:val="1"/>
                <w:color w:val="7f7f7f"/>
                <w:sz w:val="24"/>
                <w:szCs w:val="24"/>
                <w:rtl w:val="0"/>
              </w:rPr>
              <w:t xml:space="preserve">Javascript</w:t>
            </w:r>
          </w:p>
        </w:tc>
        <w:tc>
          <w:tcPr>
            <w:vAlign w:val="center"/>
          </w:tcPr>
          <w:p w:rsidR="00000000" w:rsidDel="00000000" w:rsidP="00000000" w:rsidRDefault="00000000" w:rsidRPr="00000000" w14:paraId="00000054">
            <w:pPr>
              <w:spacing w:line="276" w:lineRule="auto"/>
              <w:jc w:val="center"/>
              <w:rPr>
                <w:rFonts w:ascii="Arial" w:cs="Arial" w:eastAsia="Arial" w:hAnsi="Arial"/>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57">
            <w:pPr>
              <w:spacing w:line="276" w:lineRule="auto"/>
              <w:jc w:val="center"/>
              <w:rPr>
                <w:rFonts w:ascii="Arial" w:cs="Arial" w:eastAsia="Arial" w:hAnsi="Arial"/>
                <w:sz w:val="24"/>
                <w:szCs w:val="24"/>
              </w:rPr>
            </w:pPr>
            <w:r w:rsidDel="00000000" w:rsidR="00000000" w:rsidRPr="00000000">
              <w:rPr>
                <w:rFonts w:ascii="Arial" w:cs="Arial" w:eastAsia="Arial" w:hAnsi="Arial"/>
                <w:i w:val="1"/>
                <w:iCs w:val="1"/>
                <w:color w:val="7f7f7f"/>
                <w:sz w:val="24"/>
                <w:szCs w:val="24"/>
                <w:rtl w:val="0"/>
              </w:rPr>
              <w:t xml:space="preserve">CSS</w:t>
            </w:r>
            <w:r w:rsidDel="00000000" w:rsidR="00000000" w:rsidRPr="00000000">
              <w:rPr>
                <w:rtl w:val="0"/>
              </w:rPr>
            </w:r>
          </w:p>
        </w:tc>
        <w:tc>
          <w:tcPr>
            <w:vAlign w:val="center"/>
          </w:tcPr>
          <w:p w:rsidR="00000000" w:rsidDel="00000000" w:rsidP="00000000" w:rsidRDefault="00000000" w:rsidRPr="00000000" w14:paraId="00000058">
            <w:pPr>
              <w:spacing w:line="276" w:lineRule="auto"/>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8"/>
        </w:tabs>
        <w:spacing w:after="160" w:before="0" w:line="276" w:lineRule="auto"/>
        <w:ind w:left="720" w:right="0" w:firstLine="0"/>
        <w:jc w:val="left"/>
        <w:rPr>
          <w:rFonts w:ascii="Arial" w:cs="Arial" w:eastAsia="Arial" w:hAnsi="Arial"/>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 del Proyecto</w:t>
        <w:tab/>
      </w: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05C">
      <w:pPr>
        <w:spacing w:after="240" w:before="240" w:line="276" w:lineRule="auto"/>
        <w:ind w:left="720" w:firstLine="0"/>
        <w:jc w:val="both"/>
        <w:rPr>
          <w:i w:val="1"/>
          <w:iCs w:val="1"/>
          <w:sz w:val="20"/>
          <w:szCs w:val="20"/>
        </w:rPr>
      </w:pPr>
      <w:r w:rsidDel="00000000" w:rsidR="00000000" w:rsidRPr="00000000">
        <w:rPr>
          <w:i w:val="1"/>
          <w:iCs w:val="1"/>
          <w:sz w:val="20"/>
          <w:szCs w:val="20"/>
          <w:rtl w:val="0"/>
        </w:rPr>
        <w:t xml:space="preserve">La inasistencia a clases genera pérdida de información importante, ya que muchas actividades se desarrollan en el momento. Esto provoca atraso académico, dificulta la comprensión de nuevos temas debido a que se basan en contenidos previos, y puede causar vacíos en el aprendizaje y bajo rendimiento.</w:t>
      </w:r>
    </w:p>
    <w:p w:rsidR="00000000" w:rsidDel="00000000" w:rsidP="00000000" w:rsidRDefault="00000000" w:rsidRPr="00000000" w14:paraId="0000005D">
      <w:pPr>
        <w:spacing w:after="240" w:before="240" w:line="276" w:lineRule="auto"/>
        <w:ind w:left="720" w:firstLine="0"/>
        <w:jc w:val="both"/>
        <w:rPr>
          <w:i w:val="1"/>
          <w:iCs w:val="1"/>
          <w:sz w:val="20"/>
          <w:szCs w:val="20"/>
        </w:rPr>
      </w:pPr>
      <w:r w:rsidDel="00000000" w:rsidR="00000000" w:rsidRPr="00000000">
        <w:rPr>
          <w:i w:val="1"/>
          <w:iCs w:val="1"/>
          <w:sz w:val="20"/>
          <w:szCs w:val="20"/>
          <w:rtl w:val="0"/>
        </w:rPr>
        <w:t xml:space="preserve">A partir de esta problemática, el proyecto consiste en analizar la situación mediante el diálogo con estudiantes y profesores, para identificar necesidades y posibles soluciones. Con esta información, se plantea el diseño de un sitio web que sea versátil y fácil de usar, donde se puedan encontrar contenidos, tareas y explicaciones vistas en clase.</w:t>
      </w:r>
    </w:p>
    <w:p w:rsidR="00000000" w:rsidDel="00000000" w:rsidP="00000000" w:rsidRDefault="00000000" w:rsidRPr="00000000" w14:paraId="0000005E">
      <w:pPr>
        <w:spacing w:after="240" w:before="240" w:line="276" w:lineRule="auto"/>
        <w:ind w:left="720" w:firstLine="0"/>
        <w:jc w:val="both"/>
        <w:rPr>
          <w:i w:val="1"/>
          <w:iCs w:val="1"/>
          <w:sz w:val="20"/>
          <w:szCs w:val="20"/>
        </w:rPr>
      </w:pPr>
      <w:r w:rsidDel="00000000" w:rsidR="00000000" w:rsidRPr="00000000">
        <w:rPr>
          <w:i w:val="1"/>
          <w:iCs w:val="1"/>
          <w:sz w:val="20"/>
          <w:szCs w:val="20"/>
          <w:rtl w:val="0"/>
        </w:rPr>
        <w:t xml:space="preserve">Posteriormente, se desarrollará la plataforma poco a poco, verificando que funciones como subir trabajos y acceder a la información operen correctamente. Luego, será probada con estudiantes y docentes para realizar mejoras.</w:t>
      </w:r>
    </w:p>
    <w:p w:rsidR="00000000" w:rsidDel="00000000" w:rsidP="00000000" w:rsidRDefault="00000000" w:rsidRPr="00000000" w14:paraId="0000005F">
      <w:pPr>
        <w:spacing w:after="240" w:before="240" w:line="276" w:lineRule="auto"/>
        <w:ind w:left="720" w:firstLine="0"/>
        <w:jc w:val="both"/>
        <w:rPr>
          <w:i w:val="0"/>
          <w:iCs w:val="0"/>
          <w:smallCaps w:val="0"/>
          <w:strike w:val="0"/>
          <w:color w:val="000000"/>
          <w:sz w:val="22"/>
          <w:szCs w:val="22"/>
          <w:u w:val="none"/>
          <w:shd w:fill="auto" w:val="clear"/>
          <w:vertAlign w:val="baseline"/>
        </w:rPr>
      </w:pPr>
      <w:r w:rsidDel="00000000" w:rsidR="00000000" w:rsidRPr="00000000">
        <w:rPr>
          <w:i w:val="1"/>
          <w:iCs w:val="1"/>
          <w:sz w:val="20"/>
          <w:szCs w:val="20"/>
          <w:rtl w:val="0"/>
        </w:rPr>
        <w:t xml:space="preserve">En general la aplicación busca abordar el problema del atraso académico, facilitar el acceso a la información, mejorar la organización escolar y apoyar el aprendizaje de los estudiantes.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 o necesidad.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ind w:left="720" w:firstLine="0"/>
        <w:rPr>
          <w:i w:val="1"/>
          <w:iCs w:val="1"/>
          <w:sz w:val="20"/>
          <w:szCs w:val="20"/>
        </w:rPr>
      </w:pPr>
      <w:r w:rsidDel="00000000" w:rsidR="00000000" w:rsidRPr="00000000">
        <w:rPr>
          <w:i w:val="1"/>
          <w:iCs w:val="1"/>
          <w:sz w:val="20"/>
          <w:szCs w:val="20"/>
          <w:rtl w:val="0"/>
        </w:rPr>
        <w:t xml:space="preserve">Los estudiantes que faltan a clase pierden información importante,lo que genera atraso académico y dificultades en el aprendizaje.ya que muchas actividades se desarrollan en el momento. Esta ausencia provoca un atraso académico, dificultando la comprensión de nuevos temas, dado a que suelen basarse en contenidos previos. Además, puede generar vacíos en el aprendizaje, menor rendimiento en evaluaciones y una sensación de frustración al no poder seguir el ritmo del grupo.</w:t>
      </w:r>
    </w:p>
    <w:p w:rsidR="00000000" w:rsidDel="00000000" w:rsidP="00000000" w:rsidRDefault="00000000" w:rsidRPr="00000000" w14:paraId="00000063">
      <w:pPr>
        <w:tabs>
          <w:tab w:val="left" w:leader="none" w:pos="705"/>
        </w:tabs>
        <w:ind w:left="720" w:firstLine="0"/>
        <w:rPr>
          <w:i w:val="1"/>
          <w:iCs w:val="1"/>
          <w:sz w:val="26"/>
          <w:szCs w:val="26"/>
        </w:rPr>
      </w:pPr>
      <w:r w:rsidDel="00000000" w:rsidR="00000000" w:rsidRPr="00000000">
        <w:rPr>
          <w:rtl w:val="0"/>
        </w:rPr>
      </w:r>
    </w:p>
    <w:p w:rsidR="00000000" w:rsidDel="00000000" w:rsidP="00000000" w:rsidRDefault="00000000" w:rsidRPr="00000000" w14:paraId="00000064">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 y estado del arte.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Este proyecto se hizo con la intención de crear un sitio web donde los profesores puedan subir lo que se ve en clase, como tareas, apuntes y explicaciones sin ningún tipo de inconvenientes a futuro,para que los estudiantes que falten no se atrasen, la idea es que puedan entrar en cualquier momento a revisar la información. Con esto se quiere mejorar el aprendizaje y ayudar a que los estudiantes sean más responsables con sus estudios.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color w:val="222222"/>
          <w:sz w:val="20"/>
          <w:szCs w:val="20"/>
          <w:highlight w:val="white"/>
        </w:rPr>
      </w:pPr>
      <w:r w:rsidDel="00000000" w:rsidR="00000000" w:rsidRPr="00000000">
        <w:rPr>
          <w:rFonts w:ascii="Arial" w:cs="Arial" w:eastAsia="Arial" w:hAnsi="Arial"/>
          <w:i w:val="1"/>
          <w:iCs w:val="1"/>
          <w:color w:val="222222"/>
          <w:sz w:val="20"/>
          <w:szCs w:val="20"/>
          <w:highlight w:val="white"/>
          <w:rtl w:val="0"/>
        </w:rPr>
        <w:t xml:space="preserve">El objetivo es mejorar el rendimiento académico de los estudiantes, brindándoles acceso fácil a materiales educativos a través de plataformas digitales, para que aquellos que no pudieron asistir a clases puedan recuperar lo aprendido. También se creará un sistema para que los estudiantes presenten excusas de manera eficiente, facilitando la comunicación con los profesores sin afectar su desempeño. Además, se implementarán herramientas de monitoreo personalizadas para que los estudiantes puedan seguir su progreso y recibir retroalimentación, fomentando la autogestión en su aprendizaje mediante recursos adicionales como tutoriales y tutorías.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25"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i w:val="1"/>
          <w:iCs w:val="1"/>
          <w:color w:val="222222"/>
          <w:sz w:val="20"/>
          <w:szCs w:val="20"/>
          <w:highlight w:val="white"/>
          <w:rtl w:val="0"/>
        </w:rPr>
        <w:t xml:space="preserve">El objetivo general es poder generar que el estudiante pueda mejorar sin ningún problema cuando falta a clase dando una facilidad de obtener la información de una manera más fácil.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Arial" w:cs="Arial" w:eastAsia="Arial" w:hAnsi="Arial"/>
          <w:b w:val="0"/>
          <w:bCs w:val="0"/>
          <w:i w:val="0"/>
          <w:iCs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25"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i w:val="1"/>
          <w:iCs w:val="1"/>
          <w:color w:val="222222"/>
          <w:sz w:val="20"/>
          <w:szCs w:val="20"/>
          <w:highlight w:val="white"/>
          <w:rtl w:val="0"/>
        </w:rPr>
        <w:t xml:space="preserve">Nuestros objetivos específicos no solo es que el estudiante mejore su promedio si no también que la relación con el maestro sea mejor ya que al ser más fácil de presentar la excusas y esto generará que el estudiante mejore en cada sentido de la institución.</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bCs w:val="0"/>
          <w:i w:val="0"/>
          <w:iCs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este proyecto lo primero que vamos  hacer es mirar bien el problema, hablar con estudiantes y profes  para ver  qué podemos utilizar  para cumplir con la idea de la aplicación. Con eso ya tenemos una idea más clara.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Después pensamos cómo sería el sitio web,qué cosas debería tener, nuestra idea sería qué fuera  versátil y muy fácil de usar,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Luego empezamos a crear el sitio web poco a poco, probando que funcione lo de subir trabajos y que los estudiantes puedan entrar a ver todo sin problema.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Después la probamos con algunos compañeros y profes a ver si sirve bien o si toca arreglar algo.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 final la idea es dejarla funcionando en el colegio para que todos la puedan usar.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y productos esperados</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resultado que busca nuestro proyecto, es disminuir el impacto académico generado por las inasistencias estudiantiles, garantizando una mayor continuidad en el proceso de aprendizaje. Asimismo se busca fortalecer la autonomía y la responsabilidad de los estudiantes. En cuanto a los productos esperados, se proyecta el desarrollo de una aplicación funcional que permita a los docentes cargar, subir y organizar materiales académicos como apuntes, tareas y explicaciones.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8.</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Pr>
        <w:drawing>
          <wp:inline distB="114300" distT="114300" distL="114300" distR="114300">
            <wp:extent cx="3692213" cy="46983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92213" cy="46983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fx4krwqxpxw" w:id="0"/>
      <w:bookmarkEnd w:id="0"/>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9</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w:t>
      </w:r>
      <w:r w:rsidDel="00000000" w:rsidR="00000000" w:rsidRPr="00000000">
        <w:rPr>
          <w:rtl w:val="0"/>
        </w:rPr>
      </w:r>
    </w:p>
    <w:p w:rsidR="00000000" w:rsidDel="00000000" w:rsidP="00000000" w:rsidRDefault="00000000" w:rsidRPr="00000000" w14:paraId="00000081">
      <w:pPr>
        <w:numPr>
          <w:ilvl w:val="0"/>
          <w:numId w:val="3"/>
        </w:numPr>
        <w:spacing w:after="0" w:before="480" w:line="259" w:lineRule="auto"/>
        <w:ind w:left="72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UNESCO. (2021). Education: From disruption to recovery. https://www.unesco.org</w:t>
        <w:br w:type="textWrapping"/>
      </w:r>
      <w:r w:rsidDel="00000000" w:rsidR="00000000" w:rsidRPr="00000000">
        <w:rPr>
          <w:rtl w:val="0"/>
        </w:rPr>
      </w:r>
    </w:p>
    <w:p w:rsidR="00000000" w:rsidDel="00000000" w:rsidP="00000000" w:rsidRDefault="00000000" w:rsidRPr="00000000" w14:paraId="00000082">
      <w:pPr>
        <w:numPr>
          <w:ilvl w:val="0"/>
          <w:numId w:val="3"/>
        </w:numPr>
        <w:spacing w:after="0" w:before="0" w:line="259" w:lineRule="auto"/>
        <w:ind w:left="72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Ministerio de Educación Nacional de Colombia. (2020). Estrategias de apoyo académico y continuidad educativa. https://www.mineducacion.gov.co</w:t>
        <w:br w:type="textWrapping"/>
      </w:r>
      <w:r w:rsidDel="00000000" w:rsidR="00000000" w:rsidRPr="00000000">
        <w:rPr>
          <w:rtl w:val="0"/>
        </w:rPr>
      </w:r>
    </w:p>
    <w:p w:rsidR="00000000" w:rsidDel="00000000" w:rsidP="00000000" w:rsidRDefault="00000000" w:rsidRPr="00000000" w14:paraId="00000083">
      <w:pPr>
        <w:numPr>
          <w:ilvl w:val="0"/>
          <w:numId w:val="3"/>
        </w:numPr>
        <w:spacing w:after="0" w:before="0" w:line="259" w:lineRule="auto"/>
        <w:ind w:left="72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OECD. (2021). The State of School Education. https://www.oecd.org</w:t>
        <w:br w:type="textWrapping"/>
      </w:r>
      <w:r w:rsidDel="00000000" w:rsidR="00000000" w:rsidRPr="00000000">
        <w:rPr>
          <w:rtl w:val="0"/>
        </w:rPr>
      </w:r>
    </w:p>
    <w:p w:rsidR="00000000" w:rsidDel="00000000" w:rsidP="00000000" w:rsidRDefault="00000000" w:rsidRPr="00000000" w14:paraId="00000084">
      <w:pPr>
        <w:numPr>
          <w:ilvl w:val="0"/>
          <w:numId w:val="3"/>
        </w:numPr>
        <w:spacing w:after="0" w:before="0" w:line="259" w:lineRule="auto"/>
        <w:ind w:left="72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UNICEF. (2020). Remote Learning and COVID-19. https://www.unicef.org</w:t>
        <w:br w:type="textWrapping"/>
      </w:r>
      <w:r w:rsidDel="00000000" w:rsidR="00000000" w:rsidRPr="00000000">
        <w:rPr>
          <w:rtl w:val="0"/>
        </w:rPr>
      </w:r>
    </w:p>
    <w:p w:rsidR="00000000" w:rsidDel="00000000" w:rsidP="00000000" w:rsidRDefault="00000000" w:rsidRPr="00000000" w14:paraId="00000085">
      <w:pPr>
        <w:numPr>
          <w:ilvl w:val="0"/>
          <w:numId w:val="3"/>
        </w:numPr>
        <w:spacing w:after="480" w:before="0" w:line="259" w:lineRule="auto"/>
        <w:ind w:left="72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World Bank. (2021). Education Technology and Learning Loss. https://www.worldbank.org</w:t>
        <w:br w:type="textWrapp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7">
      <w:pPr>
        <w:spacing w:line="276" w:lineRule="auto"/>
        <w:jc w:val="both"/>
        <w:rPr>
          <w:rFonts w:ascii="Arial" w:cs="Arial" w:eastAsia="Arial" w:hAnsi="Arial"/>
          <w:b w:val="0"/>
          <w:bCs w:val="0"/>
          <w:color w:val="7f7f7f"/>
          <w:vertAlign w:val="baseline"/>
        </w:rPr>
      </w:pPr>
      <w:r w:rsidDel="00000000" w:rsidR="00000000" w:rsidRPr="00000000">
        <w:rPr>
          <w:rtl w:val="0"/>
        </w:rPr>
      </w:r>
    </w:p>
    <w:p w:rsidR="00000000" w:rsidDel="00000000" w:rsidP="00000000" w:rsidRDefault="00000000" w:rsidRPr="00000000" w14:paraId="00000088">
      <w:pPr>
        <w:spacing w:line="276" w:lineRule="auto"/>
        <w:jc w:val="both"/>
        <w:rPr>
          <w:rFonts w:ascii="Arial" w:cs="Arial" w:eastAsia="Arial" w:hAnsi="Arial"/>
          <w:b w:val="0"/>
          <w:bCs w:val="0"/>
          <w:color w:val="7f7f7f"/>
          <w:vertAlign w:val="baseline"/>
        </w:rPr>
      </w:pPr>
      <w:r w:rsidDel="00000000" w:rsidR="00000000" w:rsidRPr="00000000">
        <w:rPr>
          <w:rFonts w:ascii="Arial" w:cs="Arial" w:eastAsia="Arial" w:hAnsi="Arial"/>
          <w:b w:val="1"/>
          <w:bCs w:val="1"/>
          <w:color w:val="7f7f7f"/>
          <w:vertAlign w:val="baseline"/>
          <w:rtl w:val="0"/>
        </w:rPr>
        <w:t xml:space="preserve">Para tener en cuenta: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Al presentar figuras tomadas de internet y otros textos, se debe referenciar la fuente. Si la gráfica está en inglés o es una adaptación de una existente se recomienda editarlas y adjuntarlas al informe haciendo referencia a la fuente de donde se adaptó. El título de las figuras va en la parte inferior. </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Para el desarrollo de tablas se recomienda utilizar Excel y adjuntarlas al informe. El título de las tablas va en la parte superior. </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Las ecuaciones, figuras y tablas deben ir </w:t>
      </w:r>
      <w:r w:rsidDel="00000000" w:rsidR="00000000" w:rsidRPr="00000000">
        <w:rPr>
          <w:rFonts w:ascii="Arial Narrow" w:cs="Arial Narrow" w:eastAsia="Arial Narrow" w:hAnsi="Arial Narrow"/>
          <w:color w:val="7f7f7f"/>
          <w:sz w:val="24"/>
          <w:szCs w:val="24"/>
          <w:rtl w:val="0"/>
        </w:rPr>
        <w:t xml:space="preserve">numeradas</w:t>
      </w: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 y con título. En el desarrollo del texto, cuando se necesite hablar de una figura, tabla o ecuación utilizar la herramienta de referencias cruzadas. </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Se recomienda el uso de las normas APA para la elaboración del documento. </w:t>
      </w:r>
    </w:p>
    <w:p w:rsidR="00000000" w:rsidDel="00000000" w:rsidP="00000000" w:rsidRDefault="00000000" w:rsidRPr="00000000" w14:paraId="0000008D">
      <w:pPr>
        <w:spacing w:line="276" w:lineRule="auto"/>
        <w:rPr>
          <w:vertAlign w:val="baseline"/>
        </w:rPr>
      </w:pPr>
      <w:r w:rsidDel="00000000" w:rsidR="00000000" w:rsidRPr="00000000">
        <w:rPr>
          <w:rtl w:val="0"/>
        </w:rPr>
      </w:r>
    </w:p>
    <w:p w:rsidR="00000000" w:rsidDel="00000000" w:rsidP="00000000" w:rsidRDefault="00000000" w:rsidRPr="00000000" w14:paraId="0000008E">
      <w:pPr>
        <w:rPr>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8" w:top="2370" w:left="1062.9921259842517" w:right="1701" w:header="794" w:footer="18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-918208</wp:posOffset>
          </wp:positionH>
          <wp:positionV relativeFrom="paragraph">
            <wp:posOffset>0</wp:posOffset>
          </wp:positionV>
          <wp:extent cx="7448550" cy="126936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48550" cy="126936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801"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8010525" cy="13620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10525" cy="13620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anchor allowOverlap="1" behindDoc="0" distB="0" distT="0" distL="114300" distR="114300" hidden="0" layoutInCell="1" locked="0" relativeHeight="0" simplePos="0">
          <wp:simplePos x="0" y="0"/>
          <wp:positionH relativeFrom="leftMargin">
            <wp:posOffset>-937257</wp:posOffset>
          </wp:positionH>
          <wp:positionV relativeFrom="topMargin">
            <wp:posOffset>-1381123</wp:posOffset>
          </wp:positionV>
          <wp:extent cx="7477125" cy="1269365"/>
          <wp:effectExtent b="0" l="0" r="0" t="0"/>
          <wp:wrapSquare wrapText="bothSides" distB="0" distT="0" distL="114300" distR="114300"/>
          <wp:docPr id="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477125" cy="126936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2900045</wp:posOffset>
              </wp:positionH>
              <wp:positionV relativeFrom="paragraph">
                <wp:posOffset>88264</wp:posOffset>
              </wp:positionV>
              <wp:extent cx="1225550" cy="419100"/>
              <wp:effectExtent b="0" l="0" r="0" t="0"/>
              <wp:wrapSquare wrapText="bothSides" distB="45720" distT="45720" distL="114300" distR="114300"/>
              <wp:docPr id="2" name=""/>
              <a:graphic>
                <a:graphicData uri="http://schemas.microsoft.com/office/word/2010/wordprocessingShape">
                  <wps:wsp>
                    <wps:cNvSpPr/>
                    <wps:cNvPr id="3" name="Shape 3"/>
                    <wps:spPr>
                      <a:xfrm>
                        <a:off x="4742750" y="3579975"/>
                        <a:ext cx="1206500" cy="400050"/>
                      </a:xfrm>
                      <a:prstGeom prst="rect">
                        <a:avLst/>
                      </a:prstGeom>
                      <a:solidFill>
                        <a:srgbClr val="FFFFFF"/>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Código: GDC-FR-13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Versión 003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2900045</wp:posOffset>
              </wp:positionH>
              <wp:positionV relativeFrom="paragraph">
                <wp:posOffset>88264</wp:posOffset>
              </wp:positionV>
              <wp:extent cx="1225550" cy="419100"/>
              <wp:effectExtent b="0" l="0" r="0" t="0"/>
              <wp:wrapSquare wrapText="bothSides" distB="45720" distT="45720" distL="114300" distR="114300"/>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225550" cy="419100"/>
                      </a:xfrm>
                      <a:prstGeom prst="rect"/>
                      <a:ln/>
                    </pic:spPr>
                  </pic:pic>
                </a:graphicData>
              </a:graphic>
            </wp:anchor>
          </w:drawing>
        </mc:Fallback>
      </mc:AlternateConten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anchor allowOverlap="1" behindDoc="0" distB="0" distT="0" distL="114300" distR="114300" hidden="0" layoutInCell="1" locked="0" relativeHeight="0" simplePos="0">
          <wp:simplePos x="0" y="0"/>
          <wp:positionH relativeFrom="leftMargin">
            <wp:posOffset>-1070607</wp:posOffset>
          </wp:positionH>
          <wp:positionV relativeFrom="topMargin">
            <wp:posOffset>-1419858</wp:posOffset>
          </wp:positionV>
          <wp:extent cx="7762875" cy="1322070"/>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62875" cy="132207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2900045</wp:posOffset>
              </wp:positionH>
              <wp:positionV relativeFrom="paragraph">
                <wp:posOffset>88264</wp:posOffset>
              </wp:positionV>
              <wp:extent cx="1225550" cy="419100"/>
              <wp:effectExtent b="0" l="0" r="0" t="0"/>
              <wp:wrapSquare wrapText="bothSides" distB="45720" distT="45720" distL="114300" distR="114300"/>
              <wp:docPr id="1" name=""/>
              <a:graphic>
                <a:graphicData uri="http://schemas.microsoft.com/office/word/2010/wordprocessingShape">
                  <wps:wsp>
                    <wps:cNvSpPr/>
                    <wps:cNvPr id="2" name="Shape 2"/>
                    <wps:spPr>
                      <a:xfrm>
                        <a:off x="4742750" y="3579975"/>
                        <a:ext cx="1206500" cy="400050"/>
                      </a:xfrm>
                      <a:prstGeom prst="rect">
                        <a:avLst/>
                      </a:prstGeom>
                      <a:solidFill>
                        <a:srgbClr val="FFFFFF"/>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Código: GDC-FR-13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Versión 003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2900045</wp:posOffset>
              </wp:positionH>
              <wp:positionV relativeFrom="paragraph">
                <wp:posOffset>88264</wp:posOffset>
              </wp:positionV>
              <wp:extent cx="1225550" cy="419100"/>
              <wp:effectExtent b="0" l="0" r="0" t="0"/>
              <wp:wrapSquare wrapText="bothSides" distB="45720" distT="45720" distL="114300" distR="114300"/>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225550" cy="419100"/>
                      </a:xfrm>
                      <a:prstGeom prst="rect"/>
                      <a:ln/>
                    </pic:spPr>
                  </pic:pic>
                </a:graphicData>
              </a:graphic>
            </wp:anchor>
          </w:drawing>
        </mc:Fallback>
      </mc:AlternateConten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1"/>
        <w:bCs w:val="1"/>
        <w:vertAlign w:val="baseline"/>
      </w:rPr>
    </w:lvl>
    <w:lvl w:ilvl="1">
      <w:start w:val="1"/>
      <w:numFmt w:val="decimal"/>
      <w:lvlText w:val="%1.%2."/>
      <w:lvlJc w:val="left"/>
      <w:pPr>
        <w:ind w:left="1425" w:hanging="720"/>
      </w:pPr>
      <w:rPr>
        <w:b w:val="1"/>
        <w:bCs w:val="1"/>
        <w:i w:val="0"/>
        <w:iCs w:val="0"/>
        <w:sz w:val="22"/>
        <w:szCs w:val="22"/>
        <w:vertAlign w:val="baseline"/>
      </w:rPr>
    </w:lvl>
    <w:lvl w:ilvl="2">
      <w:start w:val="1"/>
      <w:numFmt w:val="decimal"/>
      <w:lvlText w:val="%1.%2.%3."/>
      <w:lvlJc w:val="left"/>
      <w:pPr>
        <w:ind w:left="1770" w:hanging="720"/>
      </w:pPr>
      <w:rPr>
        <w:vertAlign w:val="baseline"/>
      </w:rPr>
    </w:lvl>
    <w:lvl w:ilvl="3">
      <w:start w:val="1"/>
      <w:numFmt w:val="decimal"/>
      <w:lvlText w:val="%1.%2.%3.%4."/>
      <w:lvlJc w:val="left"/>
      <w:pPr>
        <w:ind w:left="2475" w:hanging="1080"/>
      </w:pPr>
      <w:rPr>
        <w:vertAlign w:val="baseline"/>
      </w:rPr>
    </w:lvl>
    <w:lvl w:ilvl="4">
      <w:start w:val="1"/>
      <w:numFmt w:val="decimal"/>
      <w:lvlText w:val="%1.%2.%3.%4.%5."/>
      <w:lvlJc w:val="left"/>
      <w:pPr>
        <w:ind w:left="2820" w:hanging="1080"/>
      </w:pPr>
      <w:rPr>
        <w:vertAlign w:val="baseline"/>
      </w:rPr>
    </w:lvl>
    <w:lvl w:ilvl="5">
      <w:start w:val="1"/>
      <w:numFmt w:val="decimal"/>
      <w:lvlText w:val="%1.%2.%3.%4.%5.%6."/>
      <w:lvlJc w:val="left"/>
      <w:pPr>
        <w:ind w:left="3525" w:hanging="1440"/>
      </w:pPr>
      <w:rPr>
        <w:vertAlign w:val="baseline"/>
      </w:rPr>
    </w:lvl>
    <w:lvl w:ilvl="6">
      <w:start w:val="1"/>
      <w:numFmt w:val="decimal"/>
      <w:lvlText w:val="%1.%2.%3.%4.%5.%6.%7."/>
      <w:lvlJc w:val="left"/>
      <w:pPr>
        <w:ind w:left="3870" w:hanging="1440"/>
      </w:pPr>
      <w:rPr>
        <w:vertAlign w:val="baseline"/>
      </w:rPr>
    </w:lvl>
    <w:lvl w:ilvl="7">
      <w:start w:val="1"/>
      <w:numFmt w:val="decimal"/>
      <w:lvlText w:val="%1.%2.%3.%4.%5.%6.%7.%8."/>
      <w:lvlJc w:val="left"/>
      <w:pPr>
        <w:ind w:left="4575" w:hanging="1800"/>
      </w:pPr>
      <w:rPr>
        <w:vertAlign w:val="baseline"/>
      </w:rPr>
    </w:lvl>
    <w:lvl w:ilvl="8">
      <w:start w:val="1"/>
      <w:numFmt w:val="decimal"/>
      <w:lvlText w:val="%1.%2.%3.%4.%5.%6.%7.%8.%9."/>
      <w:lvlJc w:val="left"/>
      <w:pPr>
        <w:ind w:left="4920" w:hanging="180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6"/>
        <w:szCs w:val="16"/>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dhCkytstn0ImtyyTLWGELfkJIw==">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